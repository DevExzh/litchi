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959510" w14:textId="77777777" w:rsidR="00B1245D" w:rsidRDefault="00B1245D" w:rsidP="00B1245D">
      <w:r>
        <w:t>WORD_TRACKED_MOVES_018</w:t>
      </w:r>
    </w:p>
    <w:p w14:paraId="6884539D" w14:textId="77777777" w:rsidR="00B1245D" w:rsidRDefault="00B1245D" w:rsidP="00B1245D">
      <w:r>
        <w:t>Fixture ID: word-tracked-moves-018</w:t>
      </w:r>
    </w:p>
    <w:p w14:paraId="37888ED8" w14:textId="6ADC9F90" w:rsidR="00B1245D" w:rsidDel="00EC3828" w:rsidRDefault="00B1245D" w:rsidP="00B1245D">
      <w:pPr>
        <w:rPr>
          <w:moveFrom w:id="0" w:author="Ryker Zhu" w:date="2026-10-15T20:07:00Z" w16du:dateUtc="2026-10-15T12:07:00Z"/>
        </w:rPr>
      </w:pPr>
      <w:moveFromRangeStart w:id="1" w:author="Ryker Zhu" w:date="2026-10-15T20:07:00Z" w:name="move242987239"/>
      <w:moveFrom w:id="2" w:author="Ryker Zhu" w:date="2026-10-15T20:07:00Z" w16du:dateUtc="2026-10-15T12:07:00Z">
        <w:r w:rsidDel="00EC3828">
          <w:t>SOURCE_018: Move this complete native paragraph to the destination below.</w:t>
        </w:r>
      </w:moveFrom>
    </w:p>
    <w:moveFromRangeEnd w:id="1"/>
    <w:p w14:paraId="0CDCC206" w14:textId="77777777" w:rsidR="00B1245D" w:rsidRDefault="00B1245D" w:rsidP="00B1245D">
      <w:r>
        <w:t>ANCHOR_018: This paragraph remains in place.</w:t>
      </w:r>
    </w:p>
    <w:p w14:paraId="0C0C1396" w14:textId="77777777" w:rsidR="00B1245D" w:rsidRDefault="00B1245D" w:rsidP="00B1245D">
      <w:r>
        <w:t>DESTINATION_018</w:t>
      </w:r>
    </w:p>
    <w:p w14:paraId="1F831F7A" w14:textId="77777777" w:rsidR="00EC3828" w:rsidRDefault="00EC3828" w:rsidP="00EC3828">
      <w:pPr>
        <w:rPr>
          <w:moveTo w:id="3" w:author="Ryker Zhu" w:date="2026-10-15T20:07:00Z" w16du:dateUtc="2026-10-15T12:07:00Z"/>
        </w:rPr>
      </w:pPr>
      <w:moveToRangeStart w:id="4" w:author="Ryker Zhu" w:date="2026-10-15T20:07:00Z" w:name="move242987239"/>
      <w:moveTo w:id="5" w:author="Ryker Zhu" w:date="2026-10-15T20:07:00Z" w16du:dateUtc="2026-10-15T12:07:00Z">
        <w:r>
          <w:t>SOURCE_018: Move this complete native paragraph to the destination below.</w:t>
        </w:r>
      </w:moveTo>
    </w:p>
    <w:moveToRangeEnd w:id="4"/>
    <w:p w14:paraId="27C1EFE5" w14:textId="465805D5" w:rsidR="00842CC0" w:rsidRDefault="00B1245D" w:rsidP="00B1245D">
      <w:r>
        <w:t>END_TRACKED_MOVES_018</w:t>
      </w:r>
    </w:p>
    <w:sectPr w:rsidR="0084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yker Zhu">
    <w15:presenceInfo w15:providerId="None" w15:userId="Ryker Zhu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5D"/>
    <w:rsid w:val="002309A5"/>
    <w:rsid w:val="002F74F7"/>
    <w:rsid w:val="00604742"/>
    <w:rsid w:val="00842CC0"/>
    <w:rsid w:val="009465BB"/>
    <w:rsid w:val="00B05339"/>
    <w:rsid w:val="00B1245D"/>
    <w:rsid w:val="00B4689C"/>
    <w:rsid w:val="00BC34B0"/>
    <w:rsid w:val="00EC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9BC3B"/>
  <w15:chartTrackingRefBased/>
  <w15:docId w15:val="{B0A9A352-76C5-3F4C-8108-F67DF511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45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C3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269</Characters>
  <Application>Microsoft Office Word</Application>
  <DocSecurity>0</DocSecurity>
  <Lines>12</Lines>
  <Paragraphs>13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2</cp:revision>
  <dcterms:created xsi:type="dcterms:W3CDTF">2026-10-15T12:05:00Z</dcterms:created>
  <dcterms:modified xsi:type="dcterms:W3CDTF">2026-10-15T12:07:00Z</dcterms:modified>
</cp:coreProperties>
</file>