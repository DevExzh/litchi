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725F49" w14:textId="77777777" w:rsidR="00A02B65" w:rsidRDefault="00A02B65" w:rsidP="00A02B65">
      <w:pPr>
        <w:pStyle w:val="Title"/>
      </w:pPr>
      <w:r>
        <w:t>Native Word review and references</w:t>
      </w:r>
    </w:p>
    <w:p w14:paraId="01BE3636" w14:textId="77777777" w:rsidR="00A02B65" w:rsidRDefault="00A02B65" w:rsidP="00A02B65">
      <w:r>
        <w:t>Fixture ID: word-review-controls-003</w:t>
      </w:r>
    </w:p>
    <w:p w14:paraId="79325C0D" w14:textId="77777777" w:rsidR="00A02B65" w:rsidRPr="00A02B65" w:rsidRDefault="00A02B65" w:rsidP="00A02B65">
      <w:pPr>
        <w:rPr>
          <w:b/>
          <w:bCs/>
          <w:rPrChange w:id="0" w:author="Ryker Zhu" w:date="2026-10-15T13:49:00Z" w16du:dateUtc="2026-10-15T05:49:00Z">
            <w:rPr/>
          </w:rPrChange>
        </w:rPr>
      </w:pPr>
      <w:r w:rsidRPr="00A02B65">
        <w:rPr>
          <w:b/>
          <w:bCs/>
          <w:rPrChange w:id="1" w:author="Ryker Zhu" w:date="2026-10-15T13:49:00Z" w16du:dateUtc="2026-10-15T05:49:00Z">
            <w:rPr/>
          </w:rPrChange>
        </w:rPr>
        <w:t>REVIEW_ORIGINAL_003</w:t>
      </w:r>
    </w:p>
    <w:p w14:paraId="1C0265E6" w14:textId="51819D24" w:rsidR="00A02B65" w:rsidRDefault="00A02B65" w:rsidP="00A02B65">
      <w:ins w:id="2" w:author="Ryker Zhu" w:date="2026-10-15T13:49:00Z" w16du:dateUtc="2026-10-15T05:49:00Z">
        <w:r w:rsidRPr="00A02B65">
          <w:t>REVIEW_INSERT_003</w:t>
        </w:r>
      </w:ins>
      <w:del w:id="3" w:author="Ryker Zhu" w:date="2026-10-15T13:49:00Z" w16du:dateUtc="2026-10-15T05:49:00Z">
        <w:r w:rsidDel="00A02B65">
          <w:delText>REVIEW_DELETE_003</w:delText>
        </w:r>
      </w:del>
    </w:p>
    <w:p w14:paraId="230BE6AC" w14:textId="77777777" w:rsidR="00A02B65" w:rsidRDefault="00A02B65" w:rsidP="00A02B65">
      <w:bookmarkStart w:id="4" w:name="LITCHI_BOOKMARK_003"/>
      <w:r>
        <w:t>BOOKMARK_VALUE_003</w:t>
      </w:r>
      <w:bookmarkEnd w:id="4"/>
    </w:p>
    <w:p w14:paraId="1A9D1E37" w14:textId="77777777" w:rsidR="00A02B65" w:rsidRDefault="00A02B65" w:rsidP="00A02B65">
      <w:commentRangeStart w:id="5"/>
      <w:commentRangeStart w:id="6"/>
      <w:r>
        <w:t>COMMENT_ANCHOR_003</w:t>
      </w:r>
      <w:commentRangeEnd w:id="5"/>
      <w:r>
        <w:rPr>
          <w:rStyle w:val="CommentReference"/>
          <w:sz w:val="24"/>
          <w:szCs w:val="24"/>
        </w:rPr>
        <w:commentReference w:id="5"/>
      </w:r>
      <w:commentRangeEnd w:id="6"/>
      <w:r w:rsidR="00F81CDD">
        <w:rPr>
          <w:rStyle w:val="CommentReference"/>
          <w:sz w:val="24"/>
          <w:szCs w:val="24"/>
        </w:rPr>
        <w:commentReference w:id="6"/>
      </w:r>
    </w:p>
    <w:p w14:paraId="189CF3A2" w14:textId="77777777" w:rsidR="00A02B65" w:rsidRDefault="00A02B65" w:rsidP="00A02B65">
      <w:r>
        <w:t>REFERENCE_FIELD_FOLLOWS</w:t>
      </w:r>
    </w:p>
    <w:p w14:paraId="6691D7DF" w14:textId="7CA50501" w:rsidR="00A02B65" w:rsidRDefault="00A02B65" w:rsidP="00A02B65">
      <w:fldSimple w:instr=" REF LITCHI_BOOKMARK_003 ">
        <w:r>
          <w:t>BOOKMARK_VALUE_003</w:t>
        </w:r>
      </w:fldSimple>
    </w:p>
    <w:p w14:paraId="1400AFC9" w14:textId="583B448C" w:rsidR="00842CC0" w:rsidRDefault="00A02B65" w:rsidP="00A02B65">
      <w:r>
        <w:t>REVIEW_CONTROLS_END</w:t>
      </w:r>
    </w:p>
    <w:sectPr w:rsidR="00842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5" w:author="Ryker Zhu" w:date="2026-10-15T13:50:00Z" w:initials="RZ">
    <w:p w14:paraId="44BDD156" w14:textId="02652830" w:rsidR="00A02B65" w:rsidRDefault="00A02B65">
      <w:pPr>
        <w:pStyle w:val="CommentText"/>
      </w:pPr>
      <w:r>
        <w:rPr>
          <w:rStyle w:val="CommentReference"/>
        </w:rPr>
        <w:annotationRef/>
      </w:r>
      <w:r w:rsidRPr="00A02B65">
        <w:t>MODERN_COMMENT_003: review fixture comment.</w:t>
      </w:r>
    </w:p>
  </w:comment>
  <w:comment w:id="6" w:author="Ryker Zhu" w:date="2026-10-15T13:51:00Z" w:initials="RZ">
    <w:p w14:paraId="3FD135F2" w14:textId="1DB23B62" w:rsidR="00F81CDD" w:rsidRDefault="00F81CDD">
      <w:pPr>
        <w:pStyle w:val="CommentText"/>
      </w:pPr>
      <w:r>
        <w:rPr>
          <w:rStyle w:val="CommentReference"/>
        </w:rPr>
        <w:annotationRef/>
      </w:r>
      <w:r w:rsidRPr="00F81CDD">
        <w:t>MODERN_REPLY_003: native reply retained.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4BDD156" w15:done="0"/>
  <w15:commentEx w15:paraId="3FD135F2" w15:paraIdParent="44BDD1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72EDEAE" w16cex:dateUtc="2026-10-15T05:50:00Z"/>
  <w16cex:commentExtensible w16cex:durableId="7A8903A0" w16cex:dateUtc="2026-10-15T05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4BDD156" w16cid:durableId="472EDEAE"/>
  <w16cid:commentId w16cid:paraId="3FD135F2" w16cid:durableId="7A8903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yker Zhu">
    <w15:presenceInfo w15:providerId="None" w15:userId="Ryker Zhu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65"/>
    <w:rsid w:val="002309A5"/>
    <w:rsid w:val="002F74F7"/>
    <w:rsid w:val="00573DB2"/>
    <w:rsid w:val="00842CC0"/>
    <w:rsid w:val="009465BB"/>
    <w:rsid w:val="00A02B65"/>
    <w:rsid w:val="00B05339"/>
    <w:rsid w:val="00BC34B0"/>
    <w:rsid w:val="00F8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FA265"/>
  <w15:chartTrackingRefBased/>
  <w15:docId w15:val="{8ABC7484-9B46-4149-AE1E-3C176F96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B6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A02B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02B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2B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2B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2B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2B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</Words>
  <Characters>239</Characters>
  <Application>Microsoft Office Word</Application>
  <DocSecurity>0</DocSecurity>
  <Lines>11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Fixture Manager</Manager>
  <Company>Litchi Native Fixtures</Company>
  <LinksUpToDate>false</LinksUpToDate>
  <CharactersWithSpaces>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Native Word review fixture</dc:title>
  <dc:subject>Tracked revisions, bookmarks, fields, comments</dc:subject>
  <dc:creator>Litchi Fixture Author</dc:creator>
  <cp:keywords>native;word;review;003</cp:keywords>
  <dc:description>Synthetic local Microsoft Word fixture created through Computer Use.</dc:description>
  <cp:lastModifiedBy>Ryker Zhu</cp:lastModifiedBy>
  <cp:revision>3</cp:revision>
  <dcterms:created xsi:type="dcterms:W3CDTF">2026-10-15T05:48:00Z</dcterms:created>
  <dcterms:modified xsi:type="dcterms:W3CDTF">2026-10-15T05:53:00Z</dcterms:modified>
  <cp:category>Regression fixture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xtureId">
    <vt:lpwstr>word-review-controls-003</vt:lpwstr>
  </property>
  <property fmtid="{D5CDD505-2E9C-101B-9397-08002B2CF9AE}" pid="3" name="ExpectedCount">
    <vt:i4>42</vt:i4>
  </property>
  <property fmtid="{D5CDD505-2E9C-101B-9397-08002B2CF9AE}" pid="4" name="IsNative">
    <vt:bool>true</vt:bool>
  </property>
</Properties>
</file>